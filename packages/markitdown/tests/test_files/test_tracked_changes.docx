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Contract</w:t>
      </w:r>
    </w:p>
    <w:p>
      <w:r>
        <w:t xml:space="preserve">Payment due in </w:t>
      </w:r>
      <w:del w:id="1" w:author="Ziad" w:date="2026-10-28T00:00:00Z">
        <w:r>
          <w:delText>30</w:delText>
        </w:r>
      </w:del>
      <w:ins w:id="2" w:author="Ziad" w:date="2026-10-28T00:00:00Z">
        <w:r>
          <w:t>60</w:t>
        </w:r>
      </w:ins>
      <w:r>
        <w:t xml:space="preserve"> days.</w:t>
      </w:r>
    </w:p>
    <w:p>
      <w:r>
        <w:t>End of page one</w:t>
      </w:r>
      <w:r>
        <w:br w:type="page"/>
      </w:r>
      <w:r>
        <w:t>Start of page two</w:t>
      </w:r>
    </w:p>
    <w:p>
      <w:r>
        <w:t>Untouched paragraph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